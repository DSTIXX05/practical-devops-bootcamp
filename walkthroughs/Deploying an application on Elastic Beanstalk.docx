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29904" w14:textId="5B5E381E" w:rsidR="007078C6" w:rsidRDefault="00A361BC">
      <w:r>
        <w:t>Deploying an application on Elastic Beanstalk</w:t>
      </w:r>
    </w:p>
    <w:p w14:paraId="196A823B" w14:textId="06677C52" w:rsidR="00A361BC" w:rsidRDefault="004E5D9C">
      <w:r w:rsidRPr="004E5D9C">
        <w:drawing>
          <wp:inline distT="0" distB="0" distL="0" distR="0" wp14:anchorId="4B190644" wp14:editId="069504B4">
            <wp:extent cx="5731510" cy="3642360"/>
            <wp:effectExtent l="0" t="0" r="2540" b="0"/>
            <wp:docPr id="148651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10660" name=""/>
                    <pic:cNvPicPr/>
                  </pic:nvPicPr>
                  <pic:blipFill>
                    <a:blip r:embed="rId4"/>
                    <a:stretch>
                      <a:fillRect/>
                    </a:stretch>
                  </pic:blipFill>
                  <pic:spPr>
                    <a:xfrm>
                      <a:off x="0" y="0"/>
                      <a:ext cx="5731510" cy="3642360"/>
                    </a:xfrm>
                    <a:prstGeom prst="rect">
                      <a:avLst/>
                    </a:prstGeom>
                  </pic:spPr>
                </pic:pic>
              </a:graphicData>
            </a:graphic>
          </wp:inline>
        </w:drawing>
      </w:r>
    </w:p>
    <w:p w14:paraId="1DC95A4E" w14:textId="41DC64DE" w:rsidR="00A361BC" w:rsidRDefault="00A361BC">
      <w:r>
        <w:t>For the purpose of this walkthrough, I’m creating this weather app. We won’t be coding it from scratch as the source code has been provided already. Feel free to clone the repo [here] (</w:t>
      </w:r>
      <w:proofErr w:type="spellStart"/>
      <w:r>
        <w:t>Github</w:t>
      </w:r>
      <w:proofErr w:type="spellEnd"/>
      <w:r>
        <w:t xml:space="preserve"> link).</w:t>
      </w:r>
    </w:p>
    <w:p w14:paraId="40615DFF" w14:textId="29EDA974" w:rsidR="004E5D9C" w:rsidRDefault="00A361BC" w:rsidP="004E5D9C">
      <w:r>
        <w:t xml:space="preserve">Here, I named it and </w:t>
      </w:r>
      <w:r w:rsidR="004E5D9C">
        <w:t xml:space="preserve">left the domain blank. This way, AWS generates one for me. The application was built using .NET8 so my platform would be .NET Core on Linux, </w:t>
      </w:r>
      <w:proofErr w:type="spellStart"/>
      <w:r w:rsidR="004E5D9C">
        <w:t>Plastform</w:t>
      </w:r>
      <w:proofErr w:type="spellEnd"/>
      <w:r w:rsidR="004E5D9C">
        <w:t xml:space="preserve"> branch, .NET 8 running on 64bit Amazon Linux 2023 and I’m sticking with the recommended platform version.</w:t>
      </w:r>
    </w:p>
    <w:p w14:paraId="2C796155" w14:textId="1F0C2911" w:rsidR="003F22B8" w:rsidRDefault="003F22B8" w:rsidP="004E5D9C">
      <w:r w:rsidRPr="004E5D9C">
        <w:lastRenderedPageBreak/>
        <w:drawing>
          <wp:inline distT="0" distB="0" distL="0" distR="0" wp14:anchorId="3090245A" wp14:editId="3754046A">
            <wp:extent cx="5731510" cy="3642360"/>
            <wp:effectExtent l="0" t="0" r="2540" b="0"/>
            <wp:docPr id="30322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25495" name=""/>
                    <pic:cNvPicPr/>
                  </pic:nvPicPr>
                  <pic:blipFill>
                    <a:blip r:embed="rId5"/>
                    <a:stretch>
                      <a:fillRect/>
                    </a:stretch>
                  </pic:blipFill>
                  <pic:spPr>
                    <a:xfrm>
                      <a:off x="0" y="0"/>
                      <a:ext cx="5731510" cy="3642360"/>
                    </a:xfrm>
                    <a:prstGeom prst="rect">
                      <a:avLst/>
                    </a:prstGeom>
                  </pic:spPr>
                </pic:pic>
              </a:graphicData>
            </a:graphic>
          </wp:inline>
        </w:drawing>
      </w:r>
    </w:p>
    <w:p w14:paraId="0866E710" w14:textId="77777777" w:rsidR="004E5D9C" w:rsidRDefault="004E5D9C" w:rsidP="004E5D9C"/>
    <w:p w14:paraId="1F32F6FD" w14:textId="045030B9" w:rsidR="004E5D9C" w:rsidRPr="003F22B8" w:rsidRDefault="004E5D9C" w:rsidP="004E5D9C">
      <w:pPr>
        <w:rPr>
          <w:b/>
          <w:bCs/>
        </w:rPr>
      </w:pPr>
      <w:r w:rsidRPr="003F22B8">
        <w:rPr>
          <w:b/>
          <w:bCs/>
        </w:rPr>
        <w:t>Configuring Service Access</w:t>
      </w:r>
    </w:p>
    <w:p w14:paraId="5D6C8C74" w14:textId="38D02E81" w:rsidR="004E5D9C" w:rsidRDefault="004E5D9C" w:rsidP="004E5D9C">
      <w:r>
        <w:t>In this part of the configuration, we attach an IAM role to elastic beanstalk. This would give it permission to use the necessary services for our project. We’ll also create an EC2 instance profile that will be attached to all the EC2 instances beanstalk will spin up.</w:t>
      </w:r>
    </w:p>
    <w:p w14:paraId="6D055335" w14:textId="7AFDC460" w:rsidR="004E5D9C" w:rsidRDefault="004E5D9C" w:rsidP="003F22B8">
      <w:r>
        <w:t xml:space="preserve">I already created a service role called </w:t>
      </w:r>
      <w:proofErr w:type="spellStart"/>
      <w:r>
        <w:t>eb</w:t>
      </w:r>
      <w:proofErr w:type="spellEnd"/>
      <w:r>
        <w:t xml:space="preserve">-service-role and attached the following </w:t>
      </w:r>
      <w:r w:rsidR="003F22B8">
        <w:t xml:space="preserve">AWS-managed </w:t>
      </w:r>
      <w:r>
        <w:t>policies to it.</w:t>
      </w:r>
    </w:p>
    <w:p w14:paraId="35F8FC9D" w14:textId="1BC5CFC6" w:rsidR="003F22B8" w:rsidRDefault="004E5D9C" w:rsidP="003F22B8">
      <w:proofErr w:type="spellStart"/>
      <w:r>
        <w:t>AutoScalingFullAccess</w:t>
      </w:r>
      <w:proofErr w:type="spellEnd"/>
      <w:r>
        <w:t xml:space="preserve"> </w:t>
      </w:r>
      <w:r>
        <w:t>AWSElasticBeanstalkEnhancedHealth</w:t>
      </w:r>
      <w:r>
        <w:t xml:space="preserve"> </w:t>
      </w:r>
      <w:proofErr w:type="spellStart"/>
      <w:r>
        <w:t>AWSElasticBeanstalkManagedUpdatesCustomerRolePolicy</w:t>
      </w:r>
      <w:proofErr w:type="spellEnd"/>
      <w:r>
        <w:t xml:space="preserve"> </w:t>
      </w:r>
      <w:proofErr w:type="spellStart"/>
      <w:r>
        <w:t>AWSElasticBeanstalkMulticontainerDocker</w:t>
      </w:r>
      <w:proofErr w:type="spellEnd"/>
      <w:r>
        <w:t xml:space="preserve"> </w:t>
      </w:r>
      <w:proofErr w:type="spellStart"/>
      <w:r>
        <w:t>AWSElasticBeanstalkWebTier</w:t>
      </w:r>
      <w:proofErr w:type="spellEnd"/>
      <w:r>
        <w:t xml:space="preserve"> </w:t>
      </w:r>
      <w:proofErr w:type="spellStart"/>
      <w:r>
        <w:t>AWSElasticBeanstalkWorkerTier</w:t>
      </w:r>
      <w:proofErr w:type="spellEnd"/>
    </w:p>
    <w:p w14:paraId="29B66276" w14:textId="217782F1" w:rsidR="003F22B8" w:rsidRDefault="003F22B8" w:rsidP="003F22B8">
      <w:r w:rsidRPr="003F22B8">
        <w:lastRenderedPageBreak/>
        <w:drawing>
          <wp:inline distT="0" distB="0" distL="0" distR="0" wp14:anchorId="00E7258E" wp14:editId="2A9CFC82">
            <wp:extent cx="5731510" cy="3642360"/>
            <wp:effectExtent l="0" t="0" r="2540" b="0"/>
            <wp:docPr id="117745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53905" name=""/>
                    <pic:cNvPicPr/>
                  </pic:nvPicPr>
                  <pic:blipFill>
                    <a:blip r:embed="rId6"/>
                    <a:stretch>
                      <a:fillRect/>
                    </a:stretch>
                  </pic:blipFill>
                  <pic:spPr>
                    <a:xfrm>
                      <a:off x="0" y="0"/>
                      <a:ext cx="5731510" cy="3642360"/>
                    </a:xfrm>
                    <a:prstGeom prst="rect">
                      <a:avLst/>
                    </a:prstGeom>
                  </pic:spPr>
                </pic:pic>
              </a:graphicData>
            </a:graphic>
          </wp:inline>
        </w:drawing>
      </w:r>
    </w:p>
    <w:p w14:paraId="20E5646C" w14:textId="77777777" w:rsidR="003F22B8" w:rsidRDefault="003F22B8" w:rsidP="003F22B8"/>
    <w:p w14:paraId="08C5B9EE" w14:textId="106A3522" w:rsidR="003F22B8" w:rsidRDefault="003F22B8" w:rsidP="003F22B8">
      <w:r>
        <w:t>It’s important to also attach a trust policy to this role. This let’s Beanstalk assume the role and if not attached, Beanstalk won’t be able to assume the role. In fact, it won’t show.</w:t>
      </w:r>
    </w:p>
    <w:p w14:paraId="4FD76AAB" w14:textId="04B7B9D3" w:rsidR="003F22B8" w:rsidRDefault="003F22B8" w:rsidP="003F22B8">
      <w:r w:rsidRPr="003F22B8">
        <w:drawing>
          <wp:inline distT="0" distB="0" distL="0" distR="0" wp14:anchorId="1760809D" wp14:editId="60324159">
            <wp:extent cx="5731510" cy="3642360"/>
            <wp:effectExtent l="0" t="0" r="2540" b="0"/>
            <wp:docPr id="55636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67397" name=""/>
                    <pic:cNvPicPr/>
                  </pic:nvPicPr>
                  <pic:blipFill>
                    <a:blip r:embed="rId7"/>
                    <a:stretch>
                      <a:fillRect/>
                    </a:stretch>
                  </pic:blipFill>
                  <pic:spPr>
                    <a:xfrm>
                      <a:off x="0" y="0"/>
                      <a:ext cx="5731510" cy="3642360"/>
                    </a:xfrm>
                    <a:prstGeom prst="rect">
                      <a:avLst/>
                    </a:prstGeom>
                  </pic:spPr>
                </pic:pic>
              </a:graphicData>
            </a:graphic>
          </wp:inline>
        </w:drawing>
      </w:r>
    </w:p>
    <w:p w14:paraId="2A413052" w14:textId="77777777" w:rsidR="003F22B8" w:rsidRDefault="003F22B8" w:rsidP="003F22B8"/>
    <w:p w14:paraId="7DC236E9" w14:textId="3CE914AB" w:rsidR="004E5D9C" w:rsidRDefault="003F22B8" w:rsidP="003F22B8">
      <w:r>
        <w:lastRenderedPageBreak/>
        <w:t xml:space="preserve">For the instance profile, I create a role </w:t>
      </w:r>
      <w:r w:rsidRPr="003F22B8">
        <w:rPr>
          <w:b/>
          <w:bCs/>
        </w:rPr>
        <w:t>aws-elasticbeanstalk-ec2-role</w:t>
      </w:r>
      <w:r>
        <w:rPr>
          <w:b/>
          <w:bCs/>
        </w:rPr>
        <w:t xml:space="preserve"> </w:t>
      </w:r>
      <w:r w:rsidRPr="003F22B8">
        <w:t>and</w:t>
      </w:r>
      <w:r>
        <w:rPr>
          <w:b/>
          <w:bCs/>
        </w:rPr>
        <w:t xml:space="preserve"> </w:t>
      </w:r>
      <w:r w:rsidRPr="003F22B8">
        <w:t>attached</w:t>
      </w:r>
      <w:r>
        <w:rPr>
          <w:b/>
          <w:bCs/>
        </w:rPr>
        <w:t xml:space="preserve"> </w:t>
      </w:r>
      <w:r>
        <w:t>the AWS-man</w:t>
      </w:r>
      <w:ins w:id="0" w:author="ASOLO DELIGHTSOME OLUWADUNSIN" w:date="2026-02-08T00:32:00Z" w16du:dateUtc="2026-02-07T23:32:00Z">
        <w:r>
          <w:t xml:space="preserve">aged </w:t>
        </w:r>
        <w:r w:rsidRPr="003F22B8">
          <w:fldChar w:fldCharType="begin"/>
        </w:r>
        <w:r w:rsidRPr="003F22B8">
          <w:instrText>HYPERLINK "https://471112980487-kft2dqvd.us-east-1.console.aws.amazon.com/iam/home?region=eu-west-1" \l "/policies/details/arn%3Aaws%3Aiam%3A%3Aaws%3Apolicy%2FAWSElasticBeanstalkWebTier" \t "_blank"</w:instrText>
        </w:r>
        <w:r w:rsidRPr="003F22B8">
          <w:fldChar w:fldCharType="separate"/>
        </w:r>
        <w:proofErr w:type="spellStart"/>
        <w:r w:rsidRPr="001238CD">
          <w:t>AWSElasticBeanstalkWebTier</w:t>
        </w:r>
        <w:proofErr w:type="spellEnd"/>
        <w:r w:rsidRPr="003F22B8">
          <w:fldChar w:fldCharType="end"/>
        </w:r>
        <w:r>
          <w:t>.</w:t>
        </w:r>
      </w:ins>
      <w:r>
        <w:t xml:space="preserve"> This gives our EC2 instances permission to access S3 buckets, AWS Xray, CloudWatch logs and Beanstalk Health Access which would come in very helpful when we’re scaling out.</w:t>
      </w:r>
    </w:p>
    <w:p w14:paraId="7ED28FF6" w14:textId="2CD7D000" w:rsidR="003F22B8" w:rsidRDefault="003F22B8" w:rsidP="003F22B8">
      <w:r w:rsidRPr="003F22B8">
        <w:drawing>
          <wp:inline distT="0" distB="0" distL="0" distR="0" wp14:anchorId="6E536710" wp14:editId="55F579C9">
            <wp:extent cx="5731510" cy="3642360"/>
            <wp:effectExtent l="0" t="0" r="2540" b="0"/>
            <wp:docPr id="170857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72716" name=""/>
                    <pic:cNvPicPr/>
                  </pic:nvPicPr>
                  <pic:blipFill>
                    <a:blip r:embed="rId8"/>
                    <a:stretch>
                      <a:fillRect/>
                    </a:stretch>
                  </pic:blipFill>
                  <pic:spPr>
                    <a:xfrm>
                      <a:off x="0" y="0"/>
                      <a:ext cx="5731510" cy="3642360"/>
                    </a:xfrm>
                    <a:prstGeom prst="rect">
                      <a:avLst/>
                    </a:prstGeom>
                  </pic:spPr>
                </pic:pic>
              </a:graphicData>
            </a:graphic>
          </wp:inline>
        </w:drawing>
      </w:r>
    </w:p>
    <w:p w14:paraId="3DDDF70A" w14:textId="7B9DF721" w:rsidR="004E5D9C" w:rsidRDefault="004E5D9C" w:rsidP="004E5D9C"/>
    <w:p w14:paraId="4C68EE47" w14:textId="7027BBC9" w:rsidR="004E5D9C" w:rsidRPr="003F22B8" w:rsidRDefault="003F22B8" w:rsidP="003F22B8">
      <w:r>
        <w:lastRenderedPageBreak/>
        <w:t xml:space="preserve">Now, to setting up networking, </w:t>
      </w:r>
      <w:proofErr w:type="spellStart"/>
      <w:r>
        <w:t>dbs</w:t>
      </w:r>
      <w:proofErr w:type="spellEnd"/>
      <w:r>
        <w:t xml:space="preserve"> and tags, </w:t>
      </w:r>
      <w:r w:rsidRPr="003F22B8">
        <w:drawing>
          <wp:inline distT="0" distB="0" distL="0" distR="0" wp14:anchorId="3F5BFE43" wp14:editId="13F0FF72">
            <wp:extent cx="5731510" cy="3642360"/>
            <wp:effectExtent l="0" t="0" r="2540" b="0"/>
            <wp:docPr id="16892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1235" name=""/>
                    <pic:cNvPicPr/>
                  </pic:nvPicPr>
                  <pic:blipFill>
                    <a:blip r:embed="rId9"/>
                    <a:stretch>
                      <a:fillRect/>
                    </a:stretch>
                  </pic:blipFill>
                  <pic:spPr>
                    <a:xfrm>
                      <a:off x="0" y="0"/>
                      <a:ext cx="5731510" cy="3642360"/>
                    </a:xfrm>
                    <a:prstGeom prst="rect">
                      <a:avLst/>
                    </a:prstGeom>
                  </pic:spPr>
                </pic:pic>
              </a:graphicData>
            </a:graphic>
          </wp:inline>
        </w:drawing>
      </w:r>
    </w:p>
    <w:p w14:paraId="4DA06EB8" w14:textId="5D682FD2" w:rsidR="003F22B8" w:rsidRDefault="003F22B8" w:rsidP="003F22B8">
      <w:r>
        <w:t>Here, I stuck with the default VPC provided with using Beanstalk to provision instances, Alongside the instance subnets. This is an important part of using Beanstalk. It helps simplify compute service provisioning by building a layer of abstraction which simplifies the complex web of services required to host and deploy applications on AWS.</w:t>
      </w:r>
    </w:p>
    <w:p w14:paraId="277ADACF" w14:textId="77777777" w:rsidR="0015518D" w:rsidRDefault="0015518D" w:rsidP="003F22B8"/>
    <w:p w14:paraId="53B952BD" w14:textId="77777777" w:rsidR="0015518D" w:rsidRDefault="0015518D" w:rsidP="003F22B8"/>
    <w:p w14:paraId="516EE0C2" w14:textId="13C0F61F" w:rsidR="0015518D" w:rsidRDefault="0015518D" w:rsidP="003F22B8">
      <w:r w:rsidRPr="0015518D">
        <w:lastRenderedPageBreak/>
        <w:drawing>
          <wp:inline distT="0" distB="0" distL="0" distR="0" wp14:anchorId="6CAEB6A9" wp14:editId="35A9FB59">
            <wp:extent cx="5731510" cy="3642360"/>
            <wp:effectExtent l="0" t="0" r="2540" b="0"/>
            <wp:docPr id="127049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96485" name=""/>
                    <pic:cNvPicPr/>
                  </pic:nvPicPr>
                  <pic:blipFill>
                    <a:blip r:embed="rId10"/>
                    <a:stretch>
                      <a:fillRect/>
                    </a:stretch>
                  </pic:blipFill>
                  <pic:spPr>
                    <a:xfrm>
                      <a:off x="0" y="0"/>
                      <a:ext cx="5731510" cy="3642360"/>
                    </a:xfrm>
                    <a:prstGeom prst="rect">
                      <a:avLst/>
                    </a:prstGeom>
                  </pic:spPr>
                </pic:pic>
              </a:graphicData>
            </a:graphic>
          </wp:inline>
        </w:drawing>
      </w:r>
    </w:p>
    <w:p w14:paraId="3DC95DA8" w14:textId="21F72E34" w:rsidR="0015518D" w:rsidRDefault="0015518D" w:rsidP="0015518D">
      <w:r>
        <w:t xml:space="preserve">Here, we configure the root volume type, that’s the type of storage device we want to work with. We also configure our CloudWatch monitoring interval. In AWS </w:t>
      </w:r>
      <w:proofErr w:type="spellStart"/>
      <w:r>
        <w:t>enviornments</w:t>
      </w:r>
      <w:proofErr w:type="spellEnd"/>
      <w:r>
        <w:t>, CloudWatch serves as the log collector and provides us with useful data for debugging and making decisions.</w:t>
      </w:r>
    </w:p>
    <w:p w14:paraId="7B7F8FCF" w14:textId="5FBEDD5A" w:rsidR="0015518D" w:rsidRDefault="0015518D" w:rsidP="0015518D">
      <w:r w:rsidRPr="0015518D">
        <w:drawing>
          <wp:inline distT="0" distB="0" distL="0" distR="0" wp14:anchorId="74B576AF" wp14:editId="30498D88">
            <wp:extent cx="5731510" cy="3642360"/>
            <wp:effectExtent l="0" t="0" r="2540" b="0"/>
            <wp:docPr id="96142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28618" name=""/>
                    <pic:cNvPicPr/>
                  </pic:nvPicPr>
                  <pic:blipFill>
                    <a:blip r:embed="rId11"/>
                    <a:stretch>
                      <a:fillRect/>
                    </a:stretch>
                  </pic:blipFill>
                  <pic:spPr>
                    <a:xfrm>
                      <a:off x="0" y="0"/>
                      <a:ext cx="5731510" cy="3642360"/>
                    </a:xfrm>
                    <a:prstGeom prst="rect">
                      <a:avLst/>
                    </a:prstGeom>
                  </pic:spPr>
                </pic:pic>
              </a:graphicData>
            </a:graphic>
          </wp:inline>
        </w:drawing>
      </w:r>
      <w:r>
        <w:t xml:space="preserve">Here, I set the security group to the one created particularly for beanstalk. Security groups </w:t>
      </w:r>
      <w:r>
        <w:lastRenderedPageBreak/>
        <w:t>help us set permission with modularity. We can apply security rules to a security group and add as many instance as we want the rule to apply to  the security group.</w:t>
      </w:r>
    </w:p>
    <w:p w14:paraId="5985EDE2" w14:textId="77777777" w:rsidR="0015518D" w:rsidRDefault="0015518D" w:rsidP="0015518D"/>
    <w:p w14:paraId="69452A45" w14:textId="49DC371B" w:rsidR="0015518D" w:rsidRDefault="009C1730" w:rsidP="0015518D">
      <w:r w:rsidRPr="009C1730">
        <w:drawing>
          <wp:inline distT="0" distB="0" distL="0" distR="0" wp14:anchorId="203AD82F" wp14:editId="52884E68">
            <wp:extent cx="5731510" cy="3642360"/>
            <wp:effectExtent l="0" t="0" r="2540" b="0"/>
            <wp:docPr id="160701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16538" name=""/>
                    <pic:cNvPicPr/>
                  </pic:nvPicPr>
                  <pic:blipFill>
                    <a:blip r:embed="rId12"/>
                    <a:stretch>
                      <a:fillRect/>
                    </a:stretch>
                  </pic:blipFill>
                  <pic:spPr>
                    <a:xfrm>
                      <a:off x="0" y="0"/>
                      <a:ext cx="5731510" cy="3642360"/>
                    </a:xfrm>
                    <a:prstGeom prst="rect">
                      <a:avLst/>
                    </a:prstGeom>
                  </pic:spPr>
                </pic:pic>
              </a:graphicData>
            </a:graphic>
          </wp:inline>
        </w:drawing>
      </w:r>
      <w:r w:rsidR="0015518D">
        <w:t xml:space="preserve">Here, we configure metrics for </w:t>
      </w:r>
      <w:proofErr w:type="spellStart"/>
      <w:r w:rsidR="0015518D">
        <w:t>cloudwatch</w:t>
      </w:r>
      <w:proofErr w:type="spellEnd"/>
      <w:r w:rsidR="0015518D">
        <w:t>, alongside update settings for when our OS wants to update. I’ll leave all these settings unchanged as they serve the purpose of the application I’m deploying.</w:t>
      </w:r>
    </w:p>
    <w:p w14:paraId="4DB9547E" w14:textId="77777777" w:rsidR="009C1730" w:rsidRDefault="009C1730" w:rsidP="0015518D"/>
    <w:p w14:paraId="5D2F3671" w14:textId="4B87B135" w:rsidR="009C1730" w:rsidRDefault="009C1730" w:rsidP="0015518D">
      <w:r w:rsidRPr="009C1730">
        <w:lastRenderedPageBreak/>
        <w:drawing>
          <wp:inline distT="0" distB="0" distL="0" distR="0" wp14:anchorId="296BD820" wp14:editId="21307631">
            <wp:extent cx="5731510" cy="3642360"/>
            <wp:effectExtent l="0" t="0" r="2540" b="0"/>
            <wp:docPr id="42127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70088" name=""/>
                    <pic:cNvPicPr/>
                  </pic:nvPicPr>
                  <pic:blipFill>
                    <a:blip r:embed="rId13"/>
                    <a:stretch>
                      <a:fillRect/>
                    </a:stretch>
                  </pic:blipFill>
                  <pic:spPr>
                    <a:xfrm>
                      <a:off x="0" y="0"/>
                      <a:ext cx="5731510" cy="3642360"/>
                    </a:xfrm>
                    <a:prstGeom prst="rect">
                      <a:avLst/>
                    </a:prstGeom>
                  </pic:spPr>
                </pic:pic>
              </a:graphicData>
            </a:graphic>
          </wp:inline>
        </w:drawing>
      </w:r>
      <w:r>
        <w:t>Once we’re done, we’re to review what we’ve configured.</w:t>
      </w:r>
    </w:p>
    <w:p w14:paraId="148C44A6" w14:textId="3C52E534" w:rsidR="009C1730" w:rsidRDefault="009C1730" w:rsidP="0015518D"/>
    <w:p w14:paraId="799682B4" w14:textId="24B8290C" w:rsidR="009C1730" w:rsidRDefault="009C1730" w:rsidP="0015518D">
      <w:r w:rsidRPr="009C1730">
        <w:drawing>
          <wp:inline distT="0" distB="0" distL="0" distR="0" wp14:anchorId="480B71A6" wp14:editId="29B82846">
            <wp:extent cx="5731510" cy="3642360"/>
            <wp:effectExtent l="0" t="0" r="2540" b="0"/>
            <wp:docPr id="143699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91947" name=""/>
                    <pic:cNvPicPr/>
                  </pic:nvPicPr>
                  <pic:blipFill>
                    <a:blip r:embed="rId14"/>
                    <a:stretch>
                      <a:fillRect/>
                    </a:stretch>
                  </pic:blipFill>
                  <pic:spPr>
                    <a:xfrm>
                      <a:off x="0" y="0"/>
                      <a:ext cx="5731510" cy="3642360"/>
                    </a:xfrm>
                    <a:prstGeom prst="rect">
                      <a:avLst/>
                    </a:prstGeom>
                  </pic:spPr>
                </pic:pic>
              </a:graphicData>
            </a:graphic>
          </wp:inline>
        </w:drawing>
      </w:r>
    </w:p>
    <w:p w14:paraId="6A4479D7" w14:textId="6C9AB30E" w:rsidR="009C1730" w:rsidRDefault="009C1730" w:rsidP="0015518D">
      <w:r>
        <w:t>Now, we wait.</w:t>
      </w:r>
    </w:p>
    <w:p w14:paraId="335DF166" w14:textId="4E9BD8DB" w:rsidR="009C1730" w:rsidRDefault="009C1730" w:rsidP="0015518D">
      <w:r w:rsidRPr="009C1730">
        <w:lastRenderedPageBreak/>
        <w:drawing>
          <wp:inline distT="0" distB="0" distL="0" distR="0" wp14:anchorId="4BDB3934" wp14:editId="46CF9014">
            <wp:extent cx="5731510" cy="3642360"/>
            <wp:effectExtent l="0" t="0" r="2540" b="0"/>
            <wp:docPr id="1856525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25100" name=""/>
                    <pic:cNvPicPr/>
                  </pic:nvPicPr>
                  <pic:blipFill>
                    <a:blip r:embed="rId15"/>
                    <a:stretch>
                      <a:fillRect/>
                    </a:stretch>
                  </pic:blipFill>
                  <pic:spPr>
                    <a:xfrm>
                      <a:off x="0" y="0"/>
                      <a:ext cx="5731510" cy="3642360"/>
                    </a:xfrm>
                    <a:prstGeom prst="rect">
                      <a:avLst/>
                    </a:prstGeom>
                  </pic:spPr>
                </pic:pic>
              </a:graphicData>
            </a:graphic>
          </wp:inline>
        </w:drawing>
      </w:r>
    </w:p>
    <w:p w14:paraId="72541B47" w14:textId="66207775" w:rsidR="009C1730" w:rsidRDefault="009C1730" w:rsidP="009C1730">
      <w:pPr>
        <w:rPr>
          <w:noProof/>
        </w:rPr>
      </w:pPr>
      <w:r>
        <w:t>Next, click on Upload and deploy to upload and deploy your application over the internet. I already compressed mine into a zip using 7zip on my terminal.</w:t>
      </w:r>
      <w:r w:rsidRPr="009C1730">
        <w:rPr>
          <w:noProof/>
        </w:rPr>
        <w:t xml:space="preserve"> </w:t>
      </w:r>
      <w:r w:rsidRPr="009C1730">
        <w:drawing>
          <wp:inline distT="0" distB="0" distL="0" distR="0" wp14:anchorId="72140134" wp14:editId="3FD20E51">
            <wp:extent cx="5731510" cy="3642360"/>
            <wp:effectExtent l="0" t="0" r="2540" b="0"/>
            <wp:docPr id="62386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69248" name=""/>
                    <pic:cNvPicPr/>
                  </pic:nvPicPr>
                  <pic:blipFill>
                    <a:blip r:embed="rId16"/>
                    <a:stretch>
                      <a:fillRect/>
                    </a:stretch>
                  </pic:blipFill>
                  <pic:spPr>
                    <a:xfrm>
                      <a:off x="0" y="0"/>
                      <a:ext cx="5731510" cy="3642360"/>
                    </a:xfrm>
                    <a:prstGeom prst="rect">
                      <a:avLst/>
                    </a:prstGeom>
                  </pic:spPr>
                </pic:pic>
              </a:graphicData>
            </a:graphic>
          </wp:inline>
        </w:drawing>
      </w:r>
    </w:p>
    <w:p w14:paraId="2DEE2772" w14:textId="7925613E" w:rsidR="009C1730" w:rsidRDefault="009C1730" w:rsidP="009C1730">
      <w:pPr>
        <w:rPr>
          <w:noProof/>
        </w:rPr>
      </w:pPr>
      <w:r>
        <w:rPr>
          <w:noProof/>
        </w:rPr>
        <w:t>And my applocation is live</w:t>
      </w:r>
    </w:p>
    <w:p w14:paraId="546ADC64" w14:textId="67FBC23A" w:rsidR="009C1730" w:rsidRDefault="009C1730" w:rsidP="009C1730">
      <w:pPr>
        <w:rPr>
          <w:noProof/>
        </w:rPr>
      </w:pPr>
      <w:r w:rsidRPr="009C1730">
        <w:rPr>
          <w:noProof/>
        </w:rPr>
        <w:lastRenderedPageBreak/>
        <w:drawing>
          <wp:inline distT="0" distB="0" distL="0" distR="0" wp14:anchorId="405714F2" wp14:editId="5A664A6E">
            <wp:extent cx="5731510" cy="3642360"/>
            <wp:effectExtent l="0" t="0" r="2540" b="0"/>
            <wp:docPr id="47731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18078" name=""/>
                    <pic:cNvPicPr/>
                  </pic:nvPicPr>
                  <pic:blipFill>
                    <a:blip r:embed="rId17"/>
                    <a:stretch>
                      <a:fillRect/>
                    </a:stretch>
                  </pic:blipFill>
                  <pic:spPr>
                    <a:xfrm>
                      <a:off x="0" y="0"/>
                      <a:ext cx="5731510" cy="3642360"/>
                    </a:xfrm>
                    <a:prstGeom prst="rect">
                      <a:avLst/>
                    </a:prstGeom>
                  </pic:spPr>
                </pic:pic>
              </a:graphicData>
            </a:graphic>
          </wp:inline>
        </w:drawing>
      </w:r>
    </w:p>
    <w:p w14:paraId="6A9D0519" w14:textId="683AB3A4" w:rsidR="00797E30" w:rsidRDefault="00797E30" w:rsidP="00797E30">
      <w:pPr>
        <w:rPr>
          <w:noProof/>
        </w:rPr>
      </w:pPr>
      <w:r w:rsidRPr="00797E30">
        <w:rPr>
          <w:noProof/>
        </w:rPr>
        <w:drawing>
          <wp:inline distT="0" distB="0" distL="0" distR="0" wp14:anchorId="44D30B68" wp14:editId="4A66F035">
            <wp:extent cx="5731510" cy="3642360"/>
            <wp:effectExtent l="0" t="0" r="2540" b="0"/>
            <wp:docPr id="212248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89630" name=""/>
                    <pic:cNvPicPr/>
                  </pic:nvPicPr>
                  <pic:blipFill>
                    <a:blip r:embed="rId18"/>
                    <a:stretch>
                      <a:fillRect/>
                    </a:stretch>
                  </pic:blipFill>
                  <pic:spPr>
                    <a:xfrm>
                      <a:off x="0" y="0"/>
                      <a:ext cx="5731510" cy="3642360"/>
                    </a:xfrm>
                    <a:prstGeom prst="rect">
                      <a:avLst/>
                    </a:prstGeom>
                  </pic:spPr>
                </pic:pic>
              </a:graphicData>
            </a:graphic>
          </wp:inline>
        </w:drawing>
      </w:r>
    </w:p>
    <w:p w14:paraId="7D7CF2D4" w14:textId="3D7CB8CF" w:rsidR="00797E30" w:rsidRDefault="00797E30">
      <w:pPr>
        <w:rPr>
          <w:noProof/>
        </w:rPr>
      </w:pPr>
      <w:r>
        <w:rPr>
          <w:noProof/>
        </w:rPr>
        <w:br w:type="page"/>
      </w:r>
    </w:p>
    <w:p w14:paraId="74CAB889" w14:textId="2B452489" w:rsidR="00797E30" w:rsidRDefault="00797E30" w:rsidP="00797E30">
      <w:pPr>
        <w:rPr>
          <w:noProof/>
        </w:rPr>
      </w:pPr>
      <w:r>
        <w:rPr>
          <w:noProof/>
        </w:rPr>
        <w:lastRenderedPageBreak/>
        <w:t xml:space="preserve">Walthrough how to compress our application using </w:t>
      </w:r>
    </w:p>
    <w:p w14:paraId="01DF581A" w14:textId="77777777" w:rsidR="00797E30" w:rsidRDefault="00797E30" w:rsidP="009C1730">
      <w:pPr>
        <w:rPr>
          <w:noProof/>
        </w:rPr>
      </w:pPr>
    </w:p>
    <w:p w14:paraId="47BD2EC0" w14:textId="77777777" w:rsidR="009C1730" w:rsidRDefault="009C1730" w:rsidP="009C1730"/>
    <w:sectPr w:rsidR="009C1730" w:rsidSect="007078C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OLO DELIGHTSOME OLUWADUNSIN">
    <w15:presenceInfo w15:providerId="AD" w15:userId="S::asolodocys2022@futa.edu.ng::a0ab428c-575d-4987-ac79-646becc994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1BC"/>
    <w:rsid w:val="0015518D"/>
    <w:rsid w:val="00347952"/>
    <w:rsid w:val="003F22B8"/>
    <w:rsid w:val="004E5D9C"/>
    <w:rsid w:val="006C01D4"/>
    <w:rsid w:val="007078C6"/>
    <w:rsid w:val="00797E30"/>
    <w:rsid w:val="00840349"/>
    <w:rsid w:val="009C1730"/>
    <w:rsid w:val="00A361B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A4449"/>
  <w15:chartTrackingRefBased/>
  <w15:docId w15:val="{65560923-7451-4E35-BDE7-FB319105E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1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61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61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61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61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61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1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1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1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1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61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61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61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61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61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1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1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1BC"/>
    <w:rPr>
      <w:rFonts w:eastAsiaTheme="majorEastAsia" w:cstheme="majorBidi"/>
      <w:color w:val="272727" w:themeColor="text1" w:themeTint="D8"/>
    </w:rPr>
  </w:style>
  <w:style w:type="paragraph" w:styleId="Title">
    <w:name w:val="Title"/>
    <w:basedOn w:val="Normal"/>
    <w:next w:val="Normal"/>
    <w:link w:val="TitleChar"/>
    <w:uiPriority w:val="10"/>
    <w:qFormat/>
    <w:rsid w:val="00A36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1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1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1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1BC"/>
    <w:pPr>
      <w:spacing w:before="160"/>
      <w:jc w:val="center"/>
    </w:pPr>
    <w:rPr>
      <w:i/>
      <w:iCs/>
      <w:color w:val="404040" w:themeColor="text1" w:themeTint="BF"/>
    </w:rPr>
  </w:style>
  <w:style w:type="character" w:customStyle="1" w:styleId="QuoteChar">
    <w:name w:val="Quote Char"/>
    <w:basedOn w:val="DefaultParagraphFont"/>
    <w:link w:val="Quote"/>
    <w:uiPriority w:val="29"/>
    <w:rsid w:val="00A361BC"/>
    <w:rPr>
      <w:i/>
      <w:iCs/>
      <w:color w:val="404040" w:themeColor="text1" w:themeTint="BF"/>
    </w:rPr>
  </w:style>
  <w:style w:type="paragraph" w:styleId="ListParagraph">
    <w:name w:val="List Paragraph"/>
    <w:basedOn w:val="Normal"/>
    <w:uiPriority w:val="34"/>
    <w:qFormat/>
    <w:rsid w:val="00A361BC"/>
    <w:pPr>
      <w:ind w:left="720"/>
      <w:contextualSpacing/>
    </w:pPr>
  </w:style>
  <w:style w:type="character" w:styleId="IntenseEmphasis">
    <w:name w:val="Intense Emphasis"/>
    <w:basedOn w:val="DefaultParagraphFont"/>
    <w:uiPriority w:val="21"/>
    <w:qFormat/>
    <w:rsid w:val="00A361BC"/>
    <w:rPr>
      <w:i/>
      <w:iCs/>
      <w:color w:val="2F5496" w:themeColor="accent1" w:themeShade="BF"/>
    </w:rPr>
  </w:style>
  <w:style w:type="paragraph" w:styleId="IntenseQuote">
    <w:name w:val="Intense Quote"/>
    <w:basedOn w:val="Normal"/>
    <w:next w:val="Normal"/>
    <w:link w:val="IntenseQuoteChar"/>
    <w:uiPriority w:val="30"/>
    <w:qFormat/>
    <w:rsid w:val="00A361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61BC"/>
    <w:rPr>
      <w:i/>
      <w:iCs/>
      <w:color w:val="2F5496" w:themeColor="accent1" w:themeShade="BF"/>
    </w:rPr>
  </w:style>
  <w:style w:type="character" w:styleId="IntenseReference">
    <w:name w:val="Intense Reference"/>
    <w:basedOn w:val="DefaultParagraphFont"/>
    <w:uiPriority w:val="32"/>
    <w:qFormat/>
    <w:rsid w:val="00A361BC"/>
    <w:rPr>
      <w:b/>
      <w:bCs/>
      <w:smallCaps/>
      <w:color w:val="2F5496" w:themeColor="accent1" w:themeShade="BF"/>
      <w:spacing w:val="5"/>
    </w:rPr>
  </w:style>
  <w:style w:type="character" w:styleId="Hyperlink">
    <w:name w:val="Hyperlink"/>
    <w:basedOn w:val="DefaultParagraphFont"/>
    <w:uiPriority w:val="99"/>
    <w:unhideWhenUsed/>
    <w:rsid w:val="004E5D9C"/>
    <w:rPr>
      <w:color w:val="0563C1" w:themeColor="hyperlink"/>
      <w:u w:val="single"/>
    </w:rPr>
  </w:style>
  <w:style w:type="character" w:styleId="UnresolvedMention">
    <w:name w:val="Unresolved Mention"/>
    <w:basedOn w:val="DefaultParagraphFont"/>
    <w:uiPriority w:val="99"/>
    <w:semiHidden/>
    <w:unhideWhenUsed/>
    <w:rsid w:val="004E5D9C"/>
    <w:rPr>
      <w:color w:val="605E5C"/>
      <w:shd w:val="clear" w:color="auto" w:fill="E1DFDD"/>
    </w:rPr>
  </w:style>
  <w:style w:type="paragraph" w:styleId="Revision">
    <w:name w:val="Revision"/>
    <w:hidden/>
    <w:uiPriority w:val="99"/>
    <w:semiHidden/>
    <w:rsid w:val="003F22B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microsoft.com/office/2011/relationships/people" Target="peop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11</Pages>
  <Words>491</Words>
  <Characters>2804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ASOLO DELIGHTSOME OLUWADUNSIN</dc:creator>
  <cp:keywords/>
  <dc:description/>
  <cp:lastModifiedBy>ASOLO DELIGHTSOME OLUWADUNSIN</cp:lastModifiedBy>
  <cp:revision>1</cp:revision>
  <dcterms:created xsi:type="dcterms:W3CDTF">2026-02-07T22:03:00Z</dcterms:created>
  <dcterms:modified xsi:type="dcterms:W3CDTF">2026-02-08T02:54:00Z</dcterms:modified>
</cp:coreProperties>
</file>